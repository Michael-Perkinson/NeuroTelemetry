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DADFCF" w14:textId="77777777" w:rsidR="003D61ED" w:rsidRPr="003D61ED" w:rsidRDefault="003D61ED" w:rsidP="003D61ED">
      <w:r w:rsidRPr="003D61ED">
        <w:t>To assess normal respiratory function and the changes induced by pregnancy, we measured several key respiratory parameters, including inspiratory time (TI), expiratory time (TE), duty cycle (the ratio of inspiratory phase duration to the total duration of the respiratory cycle), inspiratory pressure (the pressure generated during inhalation that reflects the effort needed to draw air into the lungs), respiratory drive (the mean inspiratory pressure generated by the respiratory muscles during the inspiratory phase), and respiratory frequency (</w:t>
      </w:r>
      <w:commentRangeStart w:id="0"/>
      <w:r w:rsidRPr="003D61ED">
        <w:t>Figure 10</w:t>
      </w:r>
      <w:commentRangeEnd w:id="0"/>
      <w:r w:rsidR="00CD609B">
        <w:rPr>
          <w:rStyle w:val="CommentReference"/>
        </w:rPr>
        <w:commentReference w:id="0"/>
      </w:r>
      <w:r w:rsidRPr="003D61ED">
        <w:t>). These parameters provide a comprehensive view of respiratory function, and their analysis helps to determine the extent of respiratory adaptations that occur during pregnancy.</w:t>
      </w:r>
    </w:p>
    <w:p w14:paraId="7AC8DE24" w14:textId="34DF2CAC" w:rsidR="003D61ED" w:rsidDel="003D61ED" w:rsidRDefault="003D61ED" w:rsidP="003D61ED">
      <w:pPr>
        <w:rPr>
          <w:del w:id="1" w:author="Michael Perkinson" w:date="2024-10-16T13:51:00Z" w16du:dateUtc="2024-10-16T00:51:00Z"/>
        </w:rPr>
      </w:pPr>
      <w:r w:rsidRPr="003D61ED">
        <w:t>To analyse these parameters, we developed a custom Python</w:t>
      </w:r>
      <w:ins w:id="2" w:author="Michael Perkinson" w:date="2024-10-16T13:49:00Z" w16du:dateUtc="2024-10-16T00:49:00Z">
        <w:r>
          <w:t xml:space="preserve">-based analysis pipeline </w:t>
        </w:r>
      </w:ins>
      <w:del w:id="3" w:author="Michael Perkinson" w:date="2024-10-16T13:49:00Z" w16du:dateUtc="2024-10-16T00:49:00Z">
        <w:r w:rsidRPr="003D61ED" w:rsidDel="003D61ED">
          <w:delText xml:space="preserve"> script </w:delText>
        </w:r>
      </w:del>
      <w:r w:rsidRPr="003D61ED">
        <w:t xml:space="preserve">in a </w:t>
      </w:r>
      <w:proofErr w:type="spellStart"/>
      <w:r w:rsidRPr="003D61ED">
        <w:t>Jupyter</w:t>
      </w:r>
      <w:proofErr w:type="spellEnd"/>
      <w:r w:rsidRPr="003D61ED">
        <w:t xml:space="preserve"> notebook</w:t>
      </w:r>
      <w:ins w:id="4" w:author="Michael Perkinson" w:date="2024-10-16T13:56:00Z" w16du:dateUtc="2024-10-16T00:56:00Z">
        <w:r>
          <w:t xml:space="preserve"> (</w:t>
        </w:r>
      </w:ins>
      <w:ins w:id="5" w:author="Michael Perkinson" w:date="2024-10-16T13:58:00Z" w16du:dateUtc="2024-10-16T00:58:00Z">
        <w:r w:rsidR="005D4674">
          <w:t>Perkinson</w:t>
        </w:r>
      </w:ins>
      <w:ins w:id="6" w:author="Michael Perkinson" w:date="2024-10-16T13:58:00Z">
        <w:r w:rsidR="005D4674" w:rsidRPr="005D4674">
          <w:t xml:space="preserve">, </w:t>
        </w:r>
      </w:ins>
      <w:ins w:id="7" w:author="Michael Perkinson" w:date="2024-10-16T13:58:00Z" w16du:dateUtc="2024-10-16T00:58:00Z">
        <w:r w:rsidR="005D4674">
          <w:t>M</w:t>
        </w:r>
      </w:ins>
      <w:ins w:id="8" w:author="Michael Perkinson" w:date="2024-10-16T13:58:00Z">
        <w:r w:rsidR="005D4674" w:rsidRPr="005D4674">
          <w:t xml:space="preserve">. (2024). </w:t>
        </w:r>
        <w:r w:rsidR="005D4674" w:rsidRPr="005D4674">
          <w:rPr>
            <w:i/>
            <w:iCs/>
          </w:rPr>
          <w:t>Respiratory Data Analysis</w:t>
        </w:r>
      </w:ins>
      <w:ins w:id="9" w:author="Michael Perkinson" w:date="2024-10-16T13:58:00Z" w16du:dateUtc="2024-10-16T00:58:00Z">
        <w:r w:rsidR="005D4674">
          <w:rPr>
            <w:i/>
            <w:iCs/>
          </w:rPr>
          <w:t xml:space="preserve"> Script</w:t>
        </w:r>
      </w:ins>
      <w:ins w:id="10" w:author="Michael Perkinson" w:date="2024-10-16T13:58:00Z">
        <w:r w:rsidR="005D4674" w:rsidRPr="005D4674">
          <w:t xml:space="preserve"> (Version 1.</w:t>
        </w:r>
      </w:ins>
      <w:ins w:id="11" w:author="Michael Perkinson" w:date="2024-10-16T13:58:00Z" w16du:dateUtc="2024-10-16T00:58:00Z">
        <w:r w:rsidR="005D4674">
          <w:t>1.1</w:t>
        </w:r>
      </w:ins>
      <w:ins w:id="12" w:author="Michael Perkinson" w:date="2024-10-16T13:58:00Z">
        <w:r w:rsidR="005D4674" w:rsidRPr="005D4674">
          <w:t>) [Software]. Unpublished</w:t>
        </w:r>
      </w:ins>
      <w:ins w:id="13" w:author="Michael Perkinson" w:date="2024-10-16T13:56:00Z" w16du:dateUtc="2024-10-16T00:56:00Z">
        <w:r>
          <w:t>)</w:t>
        </w:r>
      </w:ins>
      <w:r w:rsidRPr="003D61ED">
        <w:t xml:space="preserve">, designed to process telemetry data collected from mice, including ITP, temperature, activity, and behavioural events. </w:t>
      </w:r>
      <w:commentRangeStart w:id="14"/>
      <w:r w:rsidRPr="003D61ED">
        <w:t xml:space="preserve">The first step involved retrieving and aligning the telemetry data with behavioural timestamps, ensuring that all physiological readings corresponded to specific time points of interest. </w:t>
      </w:r>
      <w:commentRangeEnd w:id="14"/>
      <w:r>
        <w:rPr>
          <w:rStyle w:val="CommentReference"/>
        </w:rPr>
        <w:commentReference w:id="14"/>
      </w:r>
      <w:r w:rsidRPr="003D61ED">
        <w:t xml:space="preserve">The pressure data were then smoothed using a </w:t>
      </w:r>
      <w:proofErr w:type="spellStart"/>
      <w:ins w:id="15" w:author="Michael Perkinson" w:date="2024-10-16T13:51:00Z">
        <w:r w:rsidRPr="003D61ED">
          <w:t>Savitzky</w:t>
        </w:r>
        <w:proofErr w:type="spellEnd"/>
        <w:r w:rsidRPr="003D61ED">
          <w:t>-Golay filter</w:t>
        </w:r>
      </w:ins>
      <w:ins w:id="16" w:author="Michael Perkinson" w:date="2024-10-16T13:51:00Z" w16du:dateUtc="2024-10-16T00:51:00Z">
        <w:r>
          <w:t xml:space="preserve"> </w:t>
        </w:r>
      </w:ins>
      <w:del w:id="17" w:author="Michael Perkinson" w:date="2024-10-16T13:51:00Z" w16du:dateUtc="2024-10-16T00:51:00Z">
        <w:r w:rsidRPr="003D61ED" w:rsidDel="003D61ED">
          <w:delText xml:space="preserve">filtering technique </w:delText>
        </w:r>
      </w:del>
      <w:r w:rsidRPr="003D61ED">
        <w:t xml:space="preserve">to </w:t>
      </w:r>
      <w:del w:id="18" w:author="Michael Perkinson" w:date="2024-10-16T13:51:00Z" w16du:dateUtc="2024-10-16T00:51:00Z">
        <w:r w:rsidRPr="003D61ED" w:rsidDel="003D61ED">
          <w:delText xml:space="preserve">minimise </w:delText>
        </w:r>
      </w:del>
      <w:ins w:id="19" w:author="Michael Perkinson" w:date="2024-10-16T13:51:00Z" w16du:dateUtc="2024-10-16T00:51:00Z">
        <w:r>
          <w:t xml:space="preserve">reduce high frequency, non-physiological, </w:t>
        </w:r>
      </w:ins>
      <w:r w:rsidRPr="003D61ED">
        <w:t>noise</w:t>
      </w:r>
      <w:del w:id="20" w:author="Michael Perkinson" w:date="2024-10-16T13:51:00Z" w16du:dateUtc="2024-10-16T00:51:00Z">
        <w:r w:rsidRPr="003D61ED" w:rsidDel="003D61ED">
          <w:delText>,</w:delText>
        </w:r>
      </w:del>
      <w:r w:rsidRPr="003D61ED">
        <w:t xml:space="preserve"> </w:t>
      </w:r>
      <w:ins w:id="21" w:author="Michael Perkinson" w:date="2024-10-16T13:51:00Z">
        <w:r w:rsidRPr="003D61ED">
          <w:t>while preserving critical features such as respiratory peaks and troughs.</w:t>
        </w:r>
      </w:ins>
      <w:del w:id="22" w:author="Michael Perkinson" w:date="2024-10-16T13:51:00Z" w16du:dateUtc="2024-10-16T00:51:00Z">
        <w:r w:rsidRPr="003D61ED" w:rsidDel="003D61ED">
          <w:delText>facilitating the accurate detection of peaks that correspond to respiratory events.</w:delText>
        </w:r>
      </w:del>
    </w:p>
    <w:p w14:paraId="298CE569" w14:textId="77777777" w:rsidR="003D61ED" w:rsidRPr="003D61ED" w:rsidRDefault="003D61ED" w:rsidP="003D61ED">
      <w:pPr>
        <w:rPr>
          <w:ins w:id="23" w:author="Michael Perkinson" w:date="2024-10-16T13:51:00Z" w16du:dateUtc="2024-10-16T00:51:00Z"/>
        </w:rPr>
      </w:pPr>
    </w:p>
    <w:p w14:paraId="06FEF209" w14:textId="261190B4" w:rsidR="003D61ED" w:rsidRPr="003D61ED" w:rsidDel="003D61ED" w:rsidRDefault="005D4674" w:rsidP="0092149C">
      <w:pPr>
        <w:rPr>
          <w:del w:id="24" w:author="Michael Perkinson" w:date="2024-10-16T13:52:00Z" w16du:dateUtc="2024-10-16T00:52:00Z"/>
        </w:rPr>
      </w:pPr>
      <w:ins w:id="25" w:author="Michael Perkinson" w:date="2024-10-16T13:59:00Z" w16du:dateUtc="2024-10-16T00:59:00Z">
        <w:r>
          <w:t xml:space="preserve">Rather than </w:t>
        </w:r>
      </w:ins>
      <w:ins w:id="26" w:author="Michael Perkinson" w:date="2024-10-16T14:00:00Z" w16du:dateUtc="2024-10-16T01:00:00Z">
        <w:r>
          <w:t>analysis of entire recordings we used</w:t>
        </w:r>
      </w:ins>
      <w:del w:id="27" w:author="Michael Perkinson" w:date="2024-10-16T13:59:00Z" w16du:dateUtc="2024-10-16T00:59:00Z">
        <w:r w:rsidR="003D61ED" w:rsidRPr="003D61ED" w:rsidDel="005D4674">
          <w:delText>We selected</w:delText>
        </w:r>
      </w:del>
      <w:r w:rsidR="003D61ED" w:rsidRPr="003D61ED">
        <w:t xml:space="preserve"> time windows around specific behaviours (i.e., sleeping), incorporating buffer periods </w:t>
      </w:r>
      <w:del w:id="28" w:author="Michael Perkinson" w:date="2024-10-16T13:52:00Z" w16du:dateUtc="2024-10-16T00:52:00Z">
        <w:r w:rsidR="003D61ED" w:rsidRPr="003D61ED" w:rsidDel="003D61ED">
          <w:delText>before and after each event to capture changes in respiratory function both before and following the behaviours</w:delText>
        </w:r>
      </w:del>
      <w:ins w:id="29" w:author="Michael Perkinson" w:date="2024-10-16T13:52:00Z" w16du:dateUtc="2024-10-16T00:52:00Z">
        <w:r w:rsidR="003D61ED">
          <w:t>to capture transitions into and out of each behavioural state</w:t>
        </w:r>
      </w:ins>
      <w:r w:rsidR="003D61ED" w:rsidRPr="003D61ED">
        <w:t xml:space="preserve">. </w:t>
      </w:r>
      <w:ins w:id="30" w:author="Michael Perkinson" w:date="2024-10-16T14:00:00Z" w16du:dateUtc="2024-10-16T01:00:00Z">
        <w:r>
          <w:t>Within each time window, d</w:t>
        </w:r>
        <w:r w:rsidRPr="005D4674">
          <w:t xml:space="preserve">ownward peaks (representing drops in pressure during expiration) were detected using the </w:t>
        </w:r>
        <w:proofErr w:type="spellStart"/>
        <w:r w:rsidRPr="005D4674">
          <w:t>find_peaks</w:t>
        </w:r>
        <w:proofErr w:type="spellEnd"/>
        <w:r w:rsidRPr="005D4674">
          <w:t xml:space="preserve"> function from </w:t>
        </w:r>
        <w:proofErr w:type="spellStart"/>
        <w:proofErr w:type="gramStart"/>
        <w:r w:rsidRPr="005D4674">
          <w:t>scipy.signal</w:t>
        </w:r>
        <w:proofErr w:type="spellEnd"/>
        <w:proofErr w:type="gramEnd"/>
        <w:r w:rsidRPr="005D4674">
          <w:t>, which identifies local minima in the smoothed pressure signal.</w:t>
        </w:r>
        <w:r>
          <w:t xml:space="preserve"> </w:t>
        </w:r>
      </w:ins>
      <w:ins w:id="31" w:author="Michael Perkinson" w:date="2024-10-16T14:08:00Z">
        <w:r w:rsidR="0092149C" w:rsidRPr="0092149C">
          <w:t xml:space="preserve">Pre-peaks, representing the time immediately before the drop in pressure, were identified by detecting the local maxima preceding each downward peak using the </w:t>
        </w:r>
        <w:proofErr w:type="spellStart"/>
        <w:r w:rsidR="0092149C" w:rsidRPr="0092149C">
          <w:t>argrelextrema</w:t>
        </w:r>
        <w:proofErr w:type="spellEnd"/>
        <w:r w:rsidR="0092149C" w:rsidRPr="0092149C">
          <w:t xml:space="preserve"> function from </w:t>
        </w:r>
        <w:proofErr w:type="spellStart"/>
        <w:proofErr w:type="gramStart"/>
        <w:r w:rsidR="0092149C" w:rsidRPr="0092149C">
          <w:t>scipy.signal</w:t>
        </w:r>
      </w:ins>
      <w:proofErr w:type="spellEnd"/>
      <w:proofErr w:type="gramEnd"/>
      <w:ins w:id="32" w:author="Michael Perkinson" w:date="2024-10-16T14:02:00Z" w16du:dateUtc="2024-10-16T01:02:00Z">
        <w:r>
          <w:t xml:space="preserve">. These peaks and pre-peaks were used </w:t>
        </w:r>
      </w:ins>
      <w:ins w:id="33" w:author="Michael Perkinson" w:date="2024-10-16T14:09:00Z" w16du:dateUtc="2024-10-16T01:09:00Z">
        <w:r w:rsidR="0092149C">
          <w:t>to calculate</w:t>
        </w:r>
      </w:ins>
      <w:ins w:id="34" w:author="Michael Perkinson" w:date="2024-10-16T14:02:00Z" w16du:dateUtc="2024-10-16T01:02:00Z">
        <w:r>
          <w:t xml:space="preserve"> </w:t>
        </w:r>
      </w:ins>
      <w:del w:id="35" w:author="Michael Perkinson" w:date="2024-10-16T14:02:00Z" w16du:dateUtc="2024-10-16T01:02:00Z">
        <w:r w:rsidR="003D61ED" w:rsidRPr="003D61ED" w:rsidDel="005D4674">
          <w:delText xml:space="preserve">These time windows were used to extract and analyse </w:delText>
        </w:r>
      </w:del>
      <w:r w:rsidR="003D61ED" w:rsidRPr="003D61ED">
        <w:t>respiratory parameters</w:t>
      </w:r>
      <w:ins w:id="36" w:author="Michael Perkinson" w:date="2024-10-16T13:52:00Z" w16du:dateUtc="2024-10-16T00:52:00Z">
        <w:r w:rsidR="003D61ED">
          <w:t>.</w:t>
        </w:r>
      </w:ins>
      <w:del w:id="37" w:author="Michael Perkinson" w:date="2024-10-16T13:52:00Z" w16du:dateUtc="2024-10-16T00:52:00Z">
        <w:r w:rsidR="003D61ED" w:rsidRPr="003D61ED" w:rsidDel="003D61ED">
          <w:delText>, ensuring that only windows of sufficient duration were included for analysis.</w:delText>
        </w:r>
      </w:del>
    </w:p>
    <w:p w14:paraId="27139CD4" w14:textId="77777777" w:rsidR="005D4674" w:rsidRDefault="003D61ED" w:rsidP="005D4674">
      <w:pPr>
        <w:rPr>
          <w:ins w:id="38" w:author="Michael Perkinson" w:date="2024-10-16T14:03:00Z" w16du:dateUtc="2024-10-16T01:03:00Z"/>
        </w:rPr>
      </w:pPr>
      <w:ins w:id="39" w:author="Michael Perkinson" w:date="2024-10-16T13:52:00Z" w16du:dateUtc="2024-10-16T00:52:00Z">
        <w:r>
          <w:t xml:space="preserve"> </w:t>
        </w:r>
      </w:ins>
    </w:p>
    <w:p w14:paraId="4FB4A3DD" w14:textId="03EA68FF" w:rsidR="005D4674" w:rsidRDefault="0092149C" w:rsidP="003D61ED">
      <w:ins w:id="40" w:author="Michael Perkinson" w:date="2024-10-16T14:13:00Z">
        <w:r w:rsidRPr="0092149C">
          <w:t>We only included valid time windows containing at least 50 peaks, with interpeak intervals within two standard deviations of the median. If the interpeak interval exceeded this threshold, it was considered the start of a new period, and the validation process was repeated. These criteria ensured that only physiologically relevant data were retained, minimizing the impact of artifacts or missed respiratory peaks due to mouse movement.</w:t>
        </w:r>
      </w:ins>
      <w:ins w:id="41" w:author="Michael Perkinson" w:date="2024-10-16T14:13:00Z" w16du:dateUtc="2024-10-16T01:13:00Z">
        <w:r>
          <w:t xml:space="preserve"> </w:t>
        </w:r>
      </w:ins>
      <w:del w:id="42" w:author="Michael Perkinson" w:date="2024-10-16T14:07:00Z" w16du:dateUtc="2024-10-16T01:07:00Z">
        <w:r w:rsidR="003D61ED" w:rsidRPr="003D61ED" w:rsidDel="0092149C">
          <w:delText xml:space="preserve">Within each behavioural window, the code detected peaks in the smoothed pressure data, which were used to calculate the respiratory parameters. The pre-peak periods were also analysed to provide insight into the respiratory state leading up to each event. The code validated these data points to remove any noisy or erroneous periods and ensured that only valid segments were included in </w:delText>
        </w:r>
      </w:del>
      <w:del w:id="43" w:author="Michael Perkinson" w:date="2024-10-16T14:12:00Z" w16du:dateUtc="2024-10-16T01:12:00Z">
        <w:r w:rsidR="003D61ED" w:rsidRPr="003D61ED" w:rsidDel="0092149C">
          <w:delText xml:space="preserve">the final calculations. </w:delText>
        </w:r>
      </w:del>
      <w:r w:rsidR="003D61ED" w:rsidRPr="003D61ED">
        <w:t>The processed data were organised into summary tables for subsequent statistical modelling, enabling a detailed analysis of respiratory function and its alterations during pregnancy.</w:t>
      </w:r>
    </w:p>
    <w:sectPr w:rsidR="005D467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Michael Perkinson" w:date="2024-10-16T14:22:00Z" w:initials="MP">
    <w:p w14:paraId="54928A76" w14:textId="77777777" w:rsidR="00CD609B" w:rsidRDefault="00CD609B" w:rsidP="00CD609B">
      <w:pPr>
        <w:pStyle w:val="CommentText"/>
      </w:pPr>
      <w:r>
        <w:rPr>
          <w:rStyle w:val="CommentReference"/>
        </w:rPr>
        <w:annotationRef/>
      </w:r>
      <w:r>
        <w:t>I assume this is figure 2.1 and is the example from that paper.</w:t>
      </w:r>
      <w:r>
        <w:br/>
      </w:r>
      <w:r>
        <w:br/>
        <w:t>I wonder if its is worth zooming in on two of your peaks from your own data to show how yours compares. I think the one from the paper is too ‘perfect’ and giving the examinator an idea of the realisitic data outputs is useful here.</w:t>
      </w:r>
    </w:p>
  </w:comment>
  <w:comment w:id="14" w:author="Michael Perkinson" w:date="2024-10-16T13:49:00Z" w:initials="MP">
    <w:p w14:paraId="26E38A07" w14:textId="3BA247E4" w:rsidR="003C3A86" w:rsidRDefault="003D61ED" w:rsidP="003C3A86">
      <w:pPr>
        <w:pStyle w:val="CommentText"/>
      </w:pPr>
      <w:r>
        <w:rPr>
          <w:rStyle w:val="CommentReference"/>
        </w:rPr>
        <w:annotationRef/>
      </w:r>
      <w:r w:rsidR="003C3A86">
        <w:t>Could use some clearer phrasing throughout. E.g.</w:t>
      </w:r>
      <w:r w:rsidR="003C3A86">
        <w:br/>
      </w:r>
      <w:r w:rsidR="003C3A86">
        <w:br/>
        <w:t xml:space="preserve">The pipeline first aligned the telemetry data to behavioral timestamps, ensuring temporal correspondence between physiological measures and specific events of interest.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4928A76" w15:done="0"/>
  <w15:commentEx w15:paraId="26E38A0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87BF9E3" w16cex:dateUtc="2024-10-16T01:22:00Z"/>
  <w16cex:commentExtensible w16cex:durableId="19312FA7" w16cex:dateUtc="2024-10-16T00: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4928A76" w16cid:durableId="787BF9E3"/>
  <w16cid:commentId w16cid:paraId="26E38A07" w16cid:durableId="19312FA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ichael Perkinson">
    <w15:presenceInfo w15:providerId="AD" w15:userId="S::permi73p@registry.otago.ac.nz::92be0d92-7fec-49f8-8e73-3c5395fb732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1ED"/>
    <w:rsid w:val="002F719E"/>
    <w:rsid w:val="003C3A86"/>
    <w:rsid w:val="003D61ED"/>
    <w:rsid w:val="005A42FA"/>
    <w:rsid w:val="005D4674"/>
    <w:rsid w:val="0072038C"/>
    <w:rsid w:val="0092149C"/>
    <w:rsid w:val="00C93D4B"/>
    <w:rsid w:val="00CD609B"/>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B6F51"/>
  <w15:chartTrackingRefBased/>
  <w15:docId w15:val="{5D06A85A-B3FF-42BC-B297-100022C26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61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61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61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61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61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61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1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1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1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1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61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61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61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61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61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1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1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1ED"/>
    <w:rPr>
      <w:rFonts w:eastAsiaTheme="majorEastAsia" w:cstheme="majorBidi"/>
      <w:color w:val="272727" w:themeColor="text1" w:themeTint="D8"/>
    </w:rPr>
  </w:style>
  <w:style w:type="paragraph" w:styleId="Title">
    <w:name w:val="Title"/>
    <w:basedOn w:val="Normal"/>
    <w:next w:val="Normal"/>
    <w:link w:val="TitleChar"/>
    <w:uiPriority w:val="10"/>
    <w:qFormat/>
    <w:rsid w:val="003D61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1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1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1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1ED"/>
    <w:pPr>
      <w:spacing w:before="160"/>
      <w:jc w:val="center"/>
    </w:pPr>
    <w:rPr>
      <w:i/>
      <w:iCs/>
      <w:color w:val="404040" w:themeColor="text1" w:themeTint="BF"/>
    </w:rPr>
  </w:style>
  <w:style w:type="character" w:customStyle="1" w:styleId="QuoteChar">
    <w:name w:val="Quote Char"/>
    <w:basedOn w:val="DefaultParagraphFont"/>
    <w:link w:val="Quote"/>
    <w:uiPriority w:val="29"/>
    <w:rsid w:val="003D61ED"/>
    <w:rPr>
      <w:i/>
      <w:iCs/>
      <w:color w:val="404040" w:themeColor="text1" w:themeTint="BF"/>
    </w:rPr>
  </w:style>
  <w:style w:type="paragraph" w:styleId="ListParagraph">
    <w:name w:val="List Paragraph"/>
    <w:basedOn w:val="Normal"/>
    <w:uiPriority w:val="34"/>
    <w:qFormat/>
    <w:rsid w:val="003D61ED"/>
    <w:pPr>
      <w:ind w:left="720"/>
      <w:contextualSpacing/>
    </w:pPr>
  </w:style>
  <w:style w:type="character" w:styleId="IntenseEmphasis">
    <w:name w:val="Intense Emphasis"/>
    <w:basedOn w:val="DefaultParagraphFont"/>
    <w:uiPriority w:val="21"/>
    <w:qFormat/>
    <w:rsid w:val="003D61ED"/>
    <w:rPr>
      <w:i/>
      <w:iCs/>
      <w:color w:val="0F4761" w:themeColor="accent1" w:themeShade="BF"/>
    </w:rPr>
  </w:style>
  <w:style w:type="paragraph" w:styleId="IntenseQuote">
    <w:name w:val="Intense Quote"/>
    <w:basedOn w:val="Normal"/>
    <w:next w:val="Normal"/>
    <w:link w:val="IntenseQuoteChar"/>
    <w:uiPriority w:val="30"/>
    <w:qFormat/>
    <w:rsid w:val="003D61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61ED"/>
    <w:rPr>
      <w:i/>
      <w:iCs/>
      <w:color w:val="0F4761" w:themeColor="accent1" w:themeShade="BF"/>
    </w:rPr>
  </w:style>
  <w:style w:type="character" w:styleId="IntenseReference">
    <w:name w:val="Intense Reference"/>
    <w:basedOn w:val="DefaultParagraphFont"/>
    <w:uiPriority w:val="32"/>
    <w:qFormat/>
    <w:rsid w:val="003D61ED"/>
    <w:rPr>
      <w:b/>
      <w:bCs/>
      <w:smallCaps/>
      <w:color w:val="0F4761" w:themeColor="accent1" w:themeShade="BF"/>
      <w:spacing w:val="5"/>
    </w:rPr>
  </w:style>
  <w:style w:type="paragraph" w:styleId="Revision">
    <w:name w:val="Revision"/>
    <w:hidden/>
    <w:uiPriority w:val="99"/>
    <w:semiHidden/>
    <w:rsid w:val="003D61ED"/>
    <w:pPr>
      <w:spacing w:after="0" w:line="240" w:lineRule="auto"/>
    </w:pPr>
  </w:style>
  <w:style w:type="character" w:styleId="CommentReference">
    <w:name w:val="annotation reference"/>
    <w:basedOn w:val="DefaultParagraphFont"/>
    <w:uiPriority w:val="99"/>
    <w:semiHidden/>
    <w:unhideWhenUsed/>
    <w:rsid w:val="003D61ED"/>
    <w:rPr>
      <w:sz w:val="16"/>
      <w:szCs w:val="16"/>
    </w:rPr>
  </w:style>
  <w:style w:type="paragraph" w:styleId="CommentText">
    <w:name w:val="annotation text"/>
    <w:basedOn w:val="Normal"/>
    <w:link w:val="CommentTextChar"/>
    <w:uiPriority w:val="99"/>
    <w:unhideWhenUsed/>
    <w:rsid w:val="003D61ED"/>
    <w:pPr>
      <w:spacing w:line="240" w:lineRule="auto"/>
    </w:pPr>
    <w:rPr>
      <w:sz w:val="20"/>
      <w:szCs w:val="20"/>
    </w:rPr>
  </w:style>
  <w:style w:type="character" w:customStyle="1" w:styleId="CommentTextChar">
    <w:name w:val="Comment Text Char"/>
    <w:basedOn w:val="DefaultParagraphFont"/>
    <w:link w:val="CommentText"/>
    <w:uiPriority w:val="99"/>
    <w:rsid w:val="003D61ED"/>
    <w:rPr>
      <w:sz w:val="20"/>
      <w:szCs w:val="20"/>
    </w:rPr>
  </w:style>
  <w:style w:type="paragraph" w:styleId="CommentSubject">
    <w:name w:val="annotation subject"/>
    <w:basedOn w:val="CommentText"/>
    <w:next w:val="CommentText"/>
    <w:link w:val="CommentSubjectChar"/>
    <w:uiPriority w:val="99"/>
    <w:semiHidden/>
    <w:unhideWhenUsed/>
    <w:rsid w:val="003D61ED"/>
    <w:rPr>
      <w:b/>
      <w:bCs/>
    </w:rPr>
  </w:style>
  <w:style w:type="character" w:customStyle="1" w:styleId="CommentSubjectChar">
    <w:name w:val="Comment Subject Char"/>
    <w:basedOn w:val="CommentTextChar"/>
    <w:link w:val="CommentSubject"/>
    <w:uiPriority w:val="99"/>
    <w:semiHidden/>
    <w:rsid w:val="003D61E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664556">
      <w:bodyDiv w:val="1"/>
      <w:marLeft w:val="0"/>
      <w:marRight w:val="0"/>
      <w:marTop w:val="0"/>
      <w:marBottom w:val="0"/>
      <w:divBdr>
        <w:top w:val="none" w:sz="0" w:space="0" w:color="auto"/>
        <w:left w:val="none" w:sz="0" w:space="0" w:color="auto"/>
        <w:bottom w:val="none" w:sz="0" w:space="0" w:color="auto"/>
        <w:right w:val="none" w:sz="0" w:space="0" w:color="auto"/>
      </w:divBdr>
      <w:divsChild>
        <w:div w:id="2005038755">
          <w:marLeft w:val="0"/>
          <w:marRight w:val="0"/>
          <w:marTop w:val="0"/>
          <w:marBottom w:val="0"/>
          <w:divBdr>
            <w:top w:val="none" w:sz="0" w:space="0" w:color="auto"/>
            <w:left w:val="none" w:sz="0" w:space="0" w:color="auto"/>
            <w:bottom w:val="none" w:sz="0" w:space="0" w:color="auto"/>
            <w:right w:val="none" w:sz="0" w:space="0" w:color="auto"/>
          </w:divBdr>
          <w:divsChild>
            <w:div w:id="36124839">
              <w:marLeft w:val="0"/>
              <w:marRight w:val="0"/>
              <w:marTop w:val="0"/>
              <w:marBottom w:val="0"/>
              <w:divBdr>
                <w:top w:val="none" w:sz="0" w:space="0" w:color="auto"/>
                <w:left w:val="none" w:sz="0" w:space="0" w:color="auto"/>
                <w:bottom w:val="none" w:sz="0" w:space="0" w:color="auto"/>
                <w:right w:val="none" w:sz="0" w:space="0" w:color="auto"/>
              </w:divBdr>
              <w:divsChild>
                <w:div w:id="813445097">
                  <w:marLeft w:val="0"/>
                  <w:marRight w:val="0"/>
                  <w:marTop w:val="0"/>
                  <w:marBottom w:val="0"/>
                  <w:divBdr>
                    <w:top w:val="none" w:sz="0" w:space="0" w:color="auto"/>
                    <w:left w:val="none" w:sz="0" w:space="0" w:color="auto"/>
                    <w:bottom w:val="none" w:sz="0" w:space="0" w:color="auto"/>
                    <w:right w:val="none" w:sz="0" w:space="0" w:color="auto"/>
                  </w:divBdr>
                  <w:divsChild>
                    <w:div w:id="1038698983">
                      <w:marLeft w:val="0"/>
                      <w:marRight w:val="0"/>
                      <w:marTop w:val="0"/>
                      <w:marBottom w:val="0"/>
                      <w:divBdr>
                        <w:top w:val="none" w:sz="0" w:space="0" w:color="auto"/>
                        <w:left w:val="none" w:sz="0" w:space="0" w:color="auto"/>
                        <w:bottom w:val="none" w:sz="0" w:space="0" w:color="auto"/>
                        <w:right w:val="none" w:sz="0" w:space="0" w:color="auto"/>
                      </w:divBdr>
                      <w:divsChild>
                        <w:div w:id="302201521">
                          <w:marLeft w:val="0"/>
                          <w:marRight w:val="0"/>
                          <w:marTop w:val="0"/>
                          <w:marBottom w:val="0"/>
                          <w:divBdr>
                            <w:top w:val="none" w:sz="0" w:space="0" w:color="auto"/>
                            <w:left w:val="none" w:sz="0" w:space="0" w:color="auto"/>
                            <w:bottom w:val="none" w:sz="0" w:space="0" w:color="auto"/>
                            <w:right w:val="none" w:sz="0" w:space="0" w:color="auto"/>
                          </w:divBdr>
                          <w:divsChild>
                            <w:div w:id="525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2599913">
      <w:bodyDiv w:val="1"/>
      <w:marLeft w:val="0"/>
      <w:marRight w:val="0"/>
      <w:marTop w:val="0"/>
      <w:marBottom w:val="0"/>
      <w:divBdr>
        <w:top w:val="none" w:sz="0" w:space="0" w:color="auto"/>
        <w:left w:val="none" w:sz="0" w:space="0" w:color="auto"/>
        <w:bottom w:val="none" w:sz="0" w:space="0" w:color="auto"/>
        <w:right w:val="none" w:sz="0" w:space="0" w:color="auto"/>
      </w:divBdr>
      <w:divsChild>
        <w:div w:id="1399866865">
          <w:marLeft w:val="0"/>
          <w:marRight w:val="0"/>
          <w:marTop w:val="240"/>
          <w:marBottom w:val="240"/>
          <w:divBdr>
            <w:top w:val="none" w:sz="0" w:space="0" w:color="auto"/>
            <w:left w:val="none" w:sz="0" w:space="0" w:color="auto"/>
            <w:bottom w:val="none" w:sz="0" w:space="0" w:color="auto"/>
            <w:right w:val="none" w:sz="0" w:space="0" w:color="auto"/>
          </w:divBdr>
        </w:div>
        <w:div w:id="1083455279">
          <w:marLeft w:val="0"/>
          <w:marRight w:val="0"/>
          <w:marTop w:val="240"/>
          <w:marBottom w:val="240"/>
          <w:divBdr>
            <w:top w:val="none" w:sz="0" w:space="0" w:color="auto"/>
            <w:left w:val="none" w:sz="0" w:space="0" w:color="auto"/>
            <w:bottom w:val="none" w:sz="0" w:space="0" w:color="auto"/>
            <w:right w:val="none" w:sz="0" w:space="0" w:color="auto"/>
          </w:divBdr>
        </w:div>
        <w:div w:id="604581967">
          <w:marLeft w:val="0"/>
          <w:marRight w:val="0"/>
          <w:marTop w:val="240"/>
          <w:marBottom w:val="240"/>
          <w:divBdr>
            <w:top w:val="none" w:sz="0" w:space="0" w:color="auto"/>
            <w:left w:val="none" w:sz="0" w:space="0" w:color="auto"/>
            <w:bottom w:val="none" w:sz="0" w:space="0" w:color="auto"/>
            <w:right w:val="none" w:sz="0" w:space="0" w:color="auto"/>
          </w:divBdr>
        </w:div>
        <w:div w:id="1766877336">
          <w:marLeft w:val="0"/>
          <w:marRight w:val="0"/>
          <w:marTop w:val="240"/>
          <w:marBottom w:val="240"/>
          <w:divBdr>
            <w:top w:val="none" w:sz="0" w:space="0" w:color="auto"/>
            <w:left w:val="none" w:sz="0" w:space="0" w:color="auto"/>
            <w:bottom w:val="none" w:sz="0" w:space="0" w:color="auto"/>
            <w:right w:val="none" w:sz="0" w:space="0" w:color="auto"/>
          </w:divBdr>
        </w:div>
      </w:divsChild>
    </w:div>
    <w:div w:id="1040547351">
      <w:bodyDiv w:val="1"/>
      <w:marLeft w:val="0"/>
      <w:marRight w:val="0"/>
      <w:marTop w:val="0"/>
      <w:marBottom w:val="0"/>
      <w:divBdr>
        <w:top w:val="none" w:sz="0" w:space="0" w:color="auto"/>
        <w:left w:val="none" w:sz="0" w:space="0" w:color="auto"/>
        <w:bottom w:val="none" w:sz="0" w:space="0" w:color="auto"/>
        <w:right w:val="none" w:sz="0" w:space="0" w:color="auto"/>
      </w:divBdr>
      <w:divsChild>
        <w:div w:id="1291352181">
          <w:marLeft w:val="0"/>
          <w:marRight w:val="0"/>
          <w:marTop w:val="0"/>
          <w:marBottom w:val="0"/>
          <w:divBdr>
            <w:top w:val="none" w:sz="0" w:space="0" w:color="auto"/>
            <w:left w:val="none" w:sz="0" w:space="0" w:color="auto"/>
            <w:bottom w:val="none" w:sz="0" w:space="0" w:color="auto"/>
            <w:right w:val="none" w:sz="0" w:space="0" w:color="auto"/>
          </w:divBdr>
          <w:divsChild>
            <w:div w:id="1600289836">
              <w:marLeft w:val="0"/>
              <w:marRight w:val="0"/>
              <w:marTop w:val="0"/>
              <w:marBottom w:val="0"/>
              <w:divBdr>
                <w:top w:val="none" w:sz="0" w:space="0" w:color="auto"/>
                <w:left w:val="none" w:sz="0" w:space="0" w:color="auto"/>
                <w:bottom w:val="none" w:sz="0" w:space="0" w:color="auto"/>
                <w:right w:val="none" w:sz="0" w:space="0" w:color="auto"/>
              </w:divBdr>
              <w:divsChild>
                <w:div w:id="1843231235">
                  <w:marLeft w:val="0"/>
                  <w:marRight w:val="0"/>
                  <w:marTop w:val="0"/>
                  <w:marBottom w:val="0"/>
                  <w:divBdr>
                    <w:top w:val="none" w:sz="0" w:space="0" w:color="auto"/>
                    <w:left w:val="none" w:sz="0" w:space="0" w:color="auto"/>
                    <w:bottom w:val="none" w:sz="0" w:space="0" w:color="auto"/>
                    <w:right w:val="none" w:sz="0" w:space="0" w:color="auto"/>
                  </w:divBdr>
                  <w:divsChild>
                    <w:div w:id="841972601">
                      <w:marLeft w:val="0"/>
                      <w:marRight w:val="0"/>
                      <w:marTop w:val="0"/>
                      <w:marBottom w:val="0"/>
                      <w:divBdr>
                        <w:top w:val="none" w:sz="0" w:space="0" w:color="auto"/>
                        <w:left w:val="none" w:sz="0" w:space="0" w:color="auto"/>
                        <w:bottom w:val="none" w:sz="0" w:space="0" w:color="auto"/>
                        <w:right w:val="none" w:sz="0" w:space="0" w:color="auto"/>
                      </w:divBdr>
                      <w:divsChild>
                        <w:div w:id="1472863675">
                          <w:marLeft w:val="0"/>
                          <w:marRight w:val="0"/>
                          <w:marTop w:val="0"/>
                          <w:marBottom w:val="0"/>
                          <w:divBdr>
                            <w:top w:val="none" w:sz="0" w:space="0" w:color="auto"/>
                            <w:left w:val="none" w:sz="0" w:space="0" w:color="auto"/>
                            <w:bottom w:val="none" w:sz="0" w:space="0" w:color="auto"/>
                            <w:right w:val="none" w:sz="0" w:space="0" w:color="auto"/>
                          </w:divBdr>
                          <w:divsChild>
                            <w:div w:id="199460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49AB42-1773-4C94-9977-511C99C3D7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Pages>
  <Words>528</Words>
  <Characters>3010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Perkinson</dc:creator>
  <cp:keywords/>
  <dc:description/>
  <cp:lastModifiedBy>Michael Perkinson</cp:lastModifiedBy>
  <cp:revision>3</cp:revision>
  <dcterms:created xsi:type="dcterms:W3CDTF">2024-10-16T00:46:00Z</dcterms:created>
  <dcterms:modified xsi:type="dcterms:W3CDTF">2024-10-16T01:22:00Z</dcterms:modified>
</cp:coreProperties>
</file>